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Before </w:t>
      </w:r>
      <w:commentRangeStart w:id="0"/>
      <w:r>
        <w:t xml:space="preserve">anchored</w:t>
      </w:r>
      <w:commentRangeEnd w:id="0"/>
      <w:r>
        <w:t xml:space="preserve"> after</w:t>
      </w:r>
    </w:p>
    <w:p>
      <w:del w:id="11" w:author="Ann" w:date="2026-01-01T00:00:00Z">
        <w:r>
          <w:delText xml:space="preserve">old</w:delText>
        </w:r>
      </w:del>
      <w:ins w:id="12" w:author="Bob" w:date="2026-01-02T00:00:00Z">
        <w:r>
          <w:t xml:space="preserve">new</w:t>
        </w:r>
      </w:ins>
      <w:del w:id="13" w:author="Cy" w:date="2026-01-03T00:00:00Z">
        <w:r>
          <w:delText xml:space="preserve">gone</w:delText>
        </w:r>
      </w:del>
    </w:p>
    <w:p>
      <w:ins w:id="14" w:author="Dee" w:date="2026-01-04T00:00:00Z">
        <w:r>
          <w:t xml:space="preserve">Total </w:t>
        </w:r>
        <w:r>
          <w:t xml:space="preserve">42</w:t>
        </w:r>
        <w:r>
          <w:t xml:space="preserve"> units</w:t>
        </w:r>
      </w:ins>
    </w:p>
    <w:p>
      <w:commentRangeStart w:id="1"/>
      <w:r>
        <w:t xml:space="preserve">one </w:t>
      </w:r>
      <w:commentRangeStart w:id="2"/>
      <w:r>
        <w:t xml:space="preserve">two</w:t>
      </w:r>
      <w:commentRangeEnd w:id="1"/>
      <w:r>
        <w:t xml:space="preserve"> three</w:t>
      </w:r>
      <w:commentRangeEnd w:id="2"/>
    </w:p>
    <w:p>
      <w:ins w:id="15" w:author="Eve" w:date="2026-01-05T00:00:00Z">
        <w:r>
          <w:t xml:space="preserve">x</w:t>
        </w:r>
        <w:commentRangeStart w:id="3"/>
        <w:r>
          <w:t xml:space="preserve">y</w:t>
        </w:r>
        <w:commentRangeEnd w:id="3"/>
        <w:r>
          <w:t xml:space="preserve">z</w:t>
        </w:r>
      </w:ins>
    </w:p>
  </w:body>
</w:document>
</file>

<file path=word/comments.xml><?xml version="1.0" encoding="utf-8"?>
<w:comments xmlns:w="http://schemas.openxmlformats.org/wordprocessingml/2006/main">
  <w:comment w:id="0" w:author="Fay" w:date="2026-02-01T00:00:00Z">
    <w:p>
      <w:r>
        <w:t xml:space="preserve">first</w:t>
      </w:r>
    </w:p>
  </w:comment>
  <w:comment w:id="1" w:author="Gus" w:date="2026-02-02T00:00:00Z">
    <w:p>
      <w:r>
        <w:t xml:space="preserve">second</w:t>
      </w:r>
    </w:p>
  </w:comment>
  <w:comment w:id="2" w:author="Hal" w:date="2026-02-03T00:00:00Z">
    <w:p>
      <w:r>
        <w:t xml:space="preserve">third</w:t>
      </w:r>
    </w:p>
  </w:comment>
  <w:comment w:id="3" w:author="Ivy" w:date="2026-02-04T00:00:00Z">
    <w:p>
      <w:r>
        <w:t xml:space="preserve">fourth</w:t>
      </w:r>
    </w:p>
  </w:comment>
</w:comment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comments" Target="comments.xml"/></Relationships>
</file>